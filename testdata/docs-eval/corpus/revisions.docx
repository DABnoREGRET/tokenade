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NEEDLE-REV-TITRE</w:t>
      </w:r>
    </w:p>
    <w:p>
      <w:pPr>
        <w:pStyle w:val="Normal"/>
        <w:bidi w:val="0"/>
        <w:jc w:val="start"/>
        <w:rPr/>
      </w:pPr>
      <w:r>
        <w:rPr/>
        <w:t>NEEDLE-REV-TENUE the clause that still stands.</w:t>
      </w:r>
      <w:del w:id="0" w:author="REVISEUR-NOMME" w:date="2026-09-11T00:00:00Z">
        <w:r>
          <w:rPr/>
          <w:delText>NEEDLE-REV-SUPPRIMEE the clause struck from the draft.</w:delText>
        </w:r>
      </w:del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trackRevisions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